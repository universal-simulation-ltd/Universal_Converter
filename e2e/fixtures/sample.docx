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Quarterly Report</w:t>
      </w:r>
    </w:p>
    <w:p>
      <w:pPr>
        <w:pStyle w:val="Heading1"/>
      </w:pPr>
      <w:r>
        <w:t>Summary</w:t>
      </w:r>
    </w:p>
    <w:p>
      <w:r>
        <w:t xml:space="preserve">This paragraph has </w:t>
      </w:r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 xml:space="preserve"> and </w:t>
      </w:r>
      <w:r>
        <w:rPr>
          <w:u w:val="single"/>
        </w:rPr>
        <w:t>underlined</w:t>
      </w:r>
      <w:r>
        <w:t xml:space="preserve"> text — plus a “smart quoted” phrase.</w:t>
      </w:r>
    </w:p>
    <w:p>
      <w:r>
        <w:t xml:space="preserve">Bold OFF must stay off: </w:t>
      </w:r>
      <w:r>
        <w:rPr>
          <w:b w:val="0"/>
        </w:rPr>
        <w:t>NOTBOLD</w:t>
      </w:r>
    </w:p>
    <w:p>
      <w:r>
        <w:t xml:space="preserve">A link to </w:t>
      </w:r>
      <w:hyperlink r:id="rId9">
        <w:r>
          <w:t>the suite</w:t>
        </w:r>
      </w:hyperlink>
      <w:r>
        <w:t>.</w:t>
      </w:r>
    </w:p>
    <w:p>
      <w:ins w:id="1" w:author="a">
        <w:r>
          <w:t xml:space="preserve">INSERTEDTEXT </w:t>
        </w:r>
      </w:ins>
      <w:del w:id="2" w:author="a">
        <w:r>
          <w:delText>DELETEDTEXT</w:delText>
        </w:r>
      </w:del>
    </w:p>
    <w:p>
      <w:pPr>
        <w:pStyle w:val="Heading2"/>
      </w:pPr>
      <w:r>
        <w:t>The list</w:t>
      </w:r>
    </w:p>
    <w:p>
      <w:pPr>
        <w:numPr>
          <w:ilvl w:val="0"/>
          <w:numId w:val="1"/>
        </w:numPr>
      </w:pPr>
      <w:r>
        <w:t>First bullet</w:t>
      </w:r>
    </w:p>
    <w:p>
      <w:pPr>
        <w:numPr>
          <w:ilvl w:val="1"/>
          <w:numId w:val="1"/>
        </w:numPr>
      </w:pPr>
      <w:r>
        <w:t>Nested bullet</w:t>
      </w:r>
    </w:p>
    <w:p>
      <w:pPr>
        <w:numPr>
          <w:ilvl w:val="0"/>
          <w:numId w:val="1"/>
        </w:numPr>
      </w:pPr>
      <w:r>
        <w:t>Second bullet</w:t>
      </w:r>
    </w:p>
    <w:p>
      <w:pPr>
        <w:numPr>
          <w:ilvl w:val="0"/>
          <w:numId w:val="2"/>
        </w:numPr>
      </w:pPr>
      <w:r>
        <w:t>Numbered one</w:t>
      </w:r>
    </w:p>
    <w:p>
      <w:pPr>
        <w:numPr>
          <w:ilvl w:val="0"/>
          <w:numId w:val="2"/>
        </w:numPr>
      </w:pPr>
      <w:r>
        <w:t>Numbered two</w:t>
      </w:r>
    </w:p>
    <w:p>
      <w:pPr>
        <w:pStyle w:val="Heading2"/>
      </w:pPr>
      <w:r>
        <w:t>The table</w:t>
      </w:r>
    </w:p>
    <w:tbl>
      <w:tr>
        <w:tc>
          <w:p>
            <w:r>
              <w:t>Region</w:t>
            </w:r>
          </w:p>
        </w:tc>
        <w:tc>
          <w:p>
            <w:r>
              <w:t>Revenue</w:t>
            </w:r>
          </w:p>
        </w:tc>
      </w:tr>
      <w:tr>
        <w:tc>
          <w:p>
            <w:r>
              <w:t>North</w:t>
            </w:r>
          </w:p>
        </w:tc>
        <w:tc>
          <w:p>
            <w:r>
              <w:t>1200</w:t>
            </w:r>
          </w:p>
        </w:tc>
      </w:tr>
      <w:tr>
        <w:tc>
          <w:p>
            <w:r>
              <w:t>South</w:t>
            </w:r>
          </w:p>
        </w:tc>
        <w:tc>
          <w:p>
            <w:r>
              <w:t>950</w:t>
            </w:r>
          </w:p>
        </w:tc>
      </w:tr>
    </w:tbl>
    <w:p>
      <w:r>
        <w:br w:type="page"/>
      </w:r>
    </w:p>
    <w:p>
      <w:pPr>
        <w:pStyle w:val="Heading1"/>
      </w:pPr>
      <w:r>
        <w:t>After the page break</w:t>
      </w:r>
    </w:p>
    <w:p>
      <w:r>
        <w:t>PAGETWOMARKER should be on the second page.</w:t>
      </w:r>
    </w:p>
  </w:body>
</w:document>
</file>

<file path=word/numbering.xml><?xml version="1.0" encoding="utf-8"?>
<w:numbering xmlns:w="http://schemas.openxmlformats.org/wordprocessingml/2006/main">
  <w:abstractNum w:abstractNumId="10">
    <w:lvl w:ilvl="0">
      <w:numFmt w:val="bullet"/>
    </w:lvl>
  </w:abstractNum>
  <w:abstractNum w:abstractNumId="20">
    <w:lvl w:ilvl="0">
      <w:numFmt w:val="decimal"/>
    </w:lvl>
  </w:abstractNum>
  <w:num w:numId="1">
    <w:abstractNumId w:val="10"/>
  </w:num>
  <w:num w:numId="2">
    <w:abstractNumId w:val="20"/>
  </w:num>
</w:numbering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 standalone="yes"?>
<Relationships xmlns="http://schemas.openxmlformats.org/package/2006/relationships">
  <Relationship Id="rId9" Type="http://schemas.openxmlformats.org/officeDocument/2006/relationships/hyperlink" Target="https://opensource.unisim.co.uk/" TargetMode="External"/>
</Relationships>
</file>

<file path=docProps/core.xml><?xml version="1.0" encoding="utf-8"?>
<cp:coreProperties xmlns:cp="http://schemas.openxmlformats.org/package/2006/metadata/core-properties" xmlns:dc="http://purl.org/dc/elements/1.1/">
  <dc:title>Quarterly Report</dc:title>
  <dc:creator>Universal Simulation</dc:creator>
</cp:coreProperties>
</file>